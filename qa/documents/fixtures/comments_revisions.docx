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审阅稿</w:t>
      </w:r>
    </w:p>
    <w:p>
      <w:r>
        <w:t>付款期由</w:t>
      </w:r>
      <w:del w:id="1" w:author="示例审阅人" w:date="2026-08-31T00:00:00Z">
        <w:r>
          <w:delText>三十日</w:delText>
        </w:r>
      </w:del>
      <w:ins w:id="2" w:author="示例审阅人" w:date="2026-08-31T00:00:00Z">
        <w:r>
          <w:t>十五日</w:t>
        </w:r>
      </w:ins>
    </w:p>
    <w:p>
      <w:commentRangeStart w:id="0"/>
      <w:r>
        <w:t>违约责任</w:t>
      </w:r>
      <w:commentRangeEnd w:id="0"/>
      <w:r>
        <w:commentReference w:id="0"/>
      </w:r>
    </w:p>
    <w:sectPr>
      <w:pgSz w:w="11906" w:h="16838"/>
    </w:sectPr>
  </w:body>
</w:document>
</file>

<file path=word/comments.xml><?xml version="1.0" encoding="utf-8"?>
<w:comments xmlns:w="http://schemas.openxmlformats.org/wordprocessingml/2006/main">
  <w:comment w:id="0" w:author="示例审阅人" w:initials="SL">
    <w:p>
      <w:r>
        <w:t>请确认违约金上限。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